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8E46" w14:textId="25C4C374" w:rsidR="00AD28D1" w:rsidRPr="00AD28D1" w:rsidRDefault="00AD28D1" w:rsidP="00AD28D1">
      <w:pPr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28D1">
        <w:rPr>
          <w:rFonts w:ascii="Times New Roman" w:hAnsi="Times New Roman" w:cs="Times New Roman"/>
          <w:b/>
          <w:bCs/>
          <w:sz w:val="24"/>
          <w:szCs w:val="24"/>
        </w:rPr>
        <w:t>Equations</w:t>
      </w:r>
    </w:p>
    <w:p w14:paraId="2BCFBCA0" w14:textId="5EA31B07" w:rsidR="00703C9B" w:rsidRDefault="00222EEA" w:rsidP="00703C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Autoencode</w:t>
      </w:r>
      <w:r w:rsidR="001C0621">
        <w:rPr>
          <w:rFonts w:ascii="Times New Roman" w:hAnsi="Times New Roman" w:cs="Times New Roman"/>
          <w:b/>
          <w:bCs/>
          <w:lang w:val="en-US"/>
        </w:rPr>
        <w:t>r</w:t>
      </w:r>
    </w:p>
    <w:p w14:paraId="204750BE" w14:textId="77777777" w:rsidR="00E60BB4" w:rsidRPr="00AD28D1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584F096" w14:textId="44988FC1" w:rsidR="00703C9B" w:rsidRPr="00AD28D1" w:rsidRDefault="00703C9B" w:rsidP="00703C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 xml:space="preserve">Encoder-Decoder mapping: </w:t>
      </w:r>
    </w:p>
    <w:p w14:paraId="4A30B8E1" w14:textId="154580E1" w:rsidR="00703C9B" w:rsidRPr="00E60BB4" w:rsidRDefault="00DB2A54" w:rsidP="00292C1A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 xml:space="preserve"> z=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θ</m:t>
              </m:r>
            </m:sub>
          </m:sSub>
          <m:r>
            <w:rPr>
              <w:rFonts w:ascii="Cambria Math" w:hAnsi="Cambria Math" w:cs="Times New Roman"/>
            </w:rPr>
            <m:t>​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d>
          <m:r>
            <w:rPr>
              <w:rFonts w:ascii="Cambria Math" w:hAnsi="Cambria Math" w:cs="Times New Roman"/>
            </w:rPr>
            <m:t>,</m:t>
          </m:r>
          <m:acc>
            <m:acc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∅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       </m:t>
          </m:r>
        </m:oMath>
      </m:oMathPara>
    </w:p>
    <w:p w14:paraId="1BD5498D" w14:textId="42F385D8" w:rsidR="00703C9B" w:rsidRPr="00AD28D1" w:rsidRDefault="00703C9B" w:rsidP="00703C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Reconstruction Loss:</w:t>
      </w:r>
      <w:r w:rsidR="00DB2A54" w:rsidRPr="00AD28D1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91D5492" w14:textId="7F152CC5" w:rsidR="00703C9B" w:rsidRPr="00E60BB4" w:rsidRDefault="00000000" w:rsidP="00703C9B">
      <w:pPr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AE</m:t>
              </m:r>
            </m:sub>
          </m:sSub>
          <m:r>
            <w:rPr>
              <w:rFonts w:ascii="Cambria Math" w:hAnsi="Cambria Math" w:cs="Times New Roman"/>
            </w:rPr>
            <m:t xml:space="preserve"> ​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∥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∥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AF93B13" w14:textId="4C1B4FCA" w:rsidR="00222EEA" w:rsidRDefault="00222EEA" w:rsidP="0022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Vision T</w:t>
      </w:r>
      <w:r w:rsidR="00DB2A54" w:rsidRPr="00AD28D1">
        <w:rPr>
          <w:rFonts w:ascii="Times New Roman" w:hAnsi="Times New Roman" w:cs="Times New Roman"/>
          <w:b/>
          <w:bCs/>
          <w:lang w:val="en-US"/>
        </w:rPr>
        <w:t>r</w:t>
      </w:r>
      <w:r w:rsidRPr="00AD28D1">
        <w:rPr>
          <w:rFonts w:ascii="Times New Roman" w:hAnsi="Times New Roman" w:cs="Times New Roman"/>
          <w:b/>
          <w:bCs/>
          <w:lang w:val="en-US"/>
        </w:rPr>
        <w:t>ansformer</w:t>
      </w:r>
    </w:p>
    <w:p w14:paraId="031300FB" w14:textId="77777777" w:rsidR="00E60BB4" w:rsidRPr="00AD28D1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6DACFDE" w14:textId="56C5F066" w:rsidR="00DB2A54" w:rsidRPr="001C0621" w:rsidRDefault="00DB2A54" w:rsidP="00DB2A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1C0621">
        <w:rPr>
          <w:rFonts w:ascii="Times New Roman" w:hAnsi="Times New Roman" w:cs="Times New Roman"/>
          <w:b/>
          <w:bCs/>
          <w:lang w:val="en-US"/>
        </w:rPr>
        <w:t>Patch Embedding:</w:t>
      </w:r>
    </w:p>
    <w:p w14:paraId="4B66225D" w14:textId="77777777" w:rsidR="001C0621" w:rsidRDefault="001C0621" w:rsidP="001C0621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77F90AB" w14:textId="5ED6B6ED" w:rsidR="00DB2A54" w:rsidRDefault="00DB2A54" w:rsidP="00DB2A54">
      <w:pPr>
        <w:pStyle w:val="ListParagraph"/>
        <w:ind w:left="1440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image</w:t>
      </w:r>
      <w:r w:rsidR="00904E08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x∈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H×W×C</m:t>
            </m:r>
          </m:sup>
        </m:sSup>
      </m:oMath>
      <w:r w:rsidR="00904E08">
        <w:rPr>
          <w:rFonts w:ascii="Times New Roman" w:eastAsiaTheme="minorEastAsia" w:hAnsi="Times New Roman" w:cs="Times New Roman"/>
          <w:lang w:val="en-US"/>
        </w:rPr>
        <w:t xml:space="preserve"> ,</w:t>
      </w:r>
    </w:p>
    <w:p w14:paraId="72D905F0" w14:textId="52E39C43" w:rsidR="00904E08" w:rsidRDefault="00904E08" w:rsidP="00DB2A54">
      <w:pPr>
        <w:pStyle w:val="ListParagraph"/>
        <w:ind w:left="1440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Divide into patches of size P</w:t>
      </w:r>
      <w:r w:rsidR="00AD28D1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×</w:t>
      </w:r>
      <w:r w:rsidR="00AD28D1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P:</w:t>
      </w:r>
    </w:p>
    <w:p w14:paraId="05464CD7" w14:textId="423F97F4" w:rsidR="00904E08" w:rsidRPr="00E60BB4" w:rsidRDefault="00904E08" w:rsidP="00E60BB4">
      <w:pPr>
        <w:rPr>
          <w:rFonts w:ascii="Times New Roman" w:hAnsi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→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2  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 ....., </m:t>
              </m:r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HW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831A60D" w14:textId="2385DD0F" w:rsidR="00904E08" w:rsidRPr="00AD28D1" w:rsidRDefault="00904E08" w:rsidP="00904E08">
      <w:pPr>
        <w:rPr>
          <w:rFonts w:ascii="Times New Roman" w:hAnsi="Times New Roman" w:cs="Times New Roman"/>
          <w:lang w:val="en-US"/>
        </w:rPr>
      </w:pPr>
      <w:r w:rsidRPr="00AD28D1">
        <w:rPr>
          <w:rFonts w:ascii="Times New Roman" w:hAnsi="Times New Roman" w:cs="Times New Roman"/>
          <w:lang w:val="en-US"/>
        </w:rPr>
        <w:t xml:space="preserve">                           Each patch flattened and projected:</w:t>
      </w:r>
    </w:p>
    <w:p w14:paraId="455D2748" w14:textId="35E27ACA" w:rsidR="00904E08" w:rsidRPr="00E60BB4" w:rsidRDefault="00000000" w:rsidP="00E60BB4">
      <w:pPr>
        <w:jc w:val="center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i</m:t>
              </m:r>
            </m:sup>
          </m:sSubSup>
          <m:r>
            <w:rPr>
              <w:rFonts w:ascii="Cambria Math" w:hAnsi="Cambria Math" w:cs="Times New Roman"/>
              <w:lang w:val="en-US"/>
            </w:rPr>
            <m:t xml:space="preserve"> =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p>
          </m:sSubSup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pos</m:t>
              </m:r>
            </m:sub>
            <m:sup>
              <m:r>
                <w:rPr>
                  <w:rFonts w:ascii="Cambria Math" w:hAnsi="Cambria Math" w:cs="Times New Roman"/>
                </w:rPr>
                <m:t>i</m:t>
              </m:r>
            </m:sup>
          </m:sSubSup>
        </m:oMath>
      </m:oMathPara>
    </w:p>
    <w:p w14:paraId="2DEBE2BE" w14:textId="67C720BA" w:rsidR="00D44C05" w:rsidRPr="00E60BB4" w:rsidRDefault="00D44C05" w:rsidP="00E60BB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lang w:val="en-US"/>
        </w:rPr>
      </w:pPr>
      <w:r w:rsidRPr="00E60BB4">
        <w:rPr>
          <w:rFonts w:ascii="Times New Roman" w:eastAsiaTheme="minorEastAsia" w:hAnsi="Times New Roman" w:cs="Times New Roman"/>
          <w:b/>
          <w:bCs/>
          <w:lang w:val="en-US"/>
        </w:rPr>
        <w:t xml:space="preserve">Transformer Encoder Block (per layer </w:t>
      </w:r>
      <m:oMath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l</m:t>
        </m:r>
      </m:oMath>
      <w:r w:rsidRPr="00E60BB4">
        <w:rPr>
          <w:rFonts w:ascii="Times New Roman" w:eastAsiaTheme="minorEastAsia" w:hAnsi="Times New Roman" w:cs="Times New Roman"/>
          <w:b/>
          <w:bCs/>
          <w:lang w:val="en-US"/>
        </w:rPr>
        <w:t>):</w:t>
      </w:r>
    </w:p>
    <w:p w14:paraId="754E2E35" w14:textId="776F2495" w:rsidR="00D44C05" w:rsidRPr="00904E08" w:rsidRDefault="00000000" w:rsidP="00E60BB4">
      <w:pPr>
        <w:jc w:val="center"/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(l)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´</m:t>
        </m:r>
      </m:oMath>
      <w:r w:rsidR="00D44C05">
        <w:rPr>
          <w:rFonts w:ascii="Times New Roman" w:eastAsiaTheme="minorEastAsia" w:hAnsi="Times New Roman" w:cs="Times New Roman"/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(l-1)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+MSA(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LN(</m:t>
            </m:r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(l-1)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))</m:t>
        </m:r>
      </m:oMath>
    </w:p>
    <w:p w14:paraId="19EF0532" w14:textId="7DDB6388" w:rsidR="008C6EF9" w:rsidRDefault="00000000" w:rsidP="00E60BB4">
      <w:pPr>
        <w:jc w:val="center"/>
        <w:rPr>
          <w:rFonts w:ascii="Times New Roman" w:eastAsiaTheme="minorEastAsia" w:hAnsi="Times New Roman" w:cs="Times New Roman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(l)</m:t>
            </m:r>
          </m:sup>
        </m:sSup>
      </m:oMath>
      <w:r w:rsidR="008C6EF9">
        <w:rPr>
          <w:rFonts w:ascii="Times New Roman" w:eastAsiaTheme="minorEastAsia" w:hAnsi="Times New Roman" w:cs="Times New Roman"/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(l)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´+MLP(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LN(</m:t>
            </m:r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(l)´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))</m:t>
        </m:r>
      </m:oMath>
    </w:p>
    <w:p w14:paraId="30F3FD4A" w14:textId="192B17AB" w:rsidR="008C6EF9" w:rsidRPr="00E60BB4" w:rsidRDefault="008C6EF9" w:rsidP="00E60BB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lang w:val="en-US"/>
        </w:rPr>
      </w:pPr>
      <w:r w:rsidRPr="00E60BB4">
        <w:rPr>
          <w:rFonts w:ascii="Times New Roman" w:eastAsiaTheme="minorEastAsia" w:hAnsi="Times New Roman" w:cs="Times New Roman"/>
          <w:b/>
          <w:bCs/>
          <w:lang w:val="en-US"/>
        </w:rPr>
        <w:t>Final Classification Head:</w:t>
      </w:r>
    </w:p>
    <w:p w14:paraId="0269E249" w14:textId="4E4245A7" w:rsidR="00703C9B" w:rsidRPr="00E60BB4" w:rsidRDefault="00000000" w:rsidP="00E60BB4">
      <w:pPr>
        <w:jc w:val="center"/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 xml:space="preserve"> = Softmax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cls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[CLS]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(L)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cls</m:t>
                  </m:r>
                </m:sub>
              </m:sSub>
            </m:e>
          </m:d>
        </m:oMath>
      </m:oMathPara>
    </w:p>
    <w:p w14:paraId="0BA61939" w14:textId="6C3ADA03" w:rsidR="00B923F8" w:rsidRDefault="00B923F8" w:rsidP="0022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Combined Autoencoder + ViT</w:t>
      </w:r>
    </w:p>
    <w:p w14:paraId="71C0F2AE" w14:textId="77777777" w:rsidR="00E60BB4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74986FD" w14:textId="78D8CAC9" w:rsidR="00B923F8" w:rsidRDefault="00B923F8" w:rsidP="00B923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Autoencoder Encoding:</w:t>
      </w:r>
    </w:p>
    <w:p w14:paraId="1BFE67C5" w14:textId="6A907721" w:rsidR="00B923F8" w:rsidRPr="00E60BB4" w:rsidRDefault="00B923F8" w:rsidP="00E60BB4">
      <w:pPr>
        <w:rPr>
          <w:rFonts w:ascii="Times New Roman" w:hAnsi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4D0204EF" w14:textId="2FE88113" w:rsidR="00B923F8" w:rsidRDefault="00B923F8" w:rsidP="00B923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Feed Latent Features into ViT:</w:t>
      </w:r>
    </w:p>
    <w:p w14:paraId="406A5A13" w14:textId="144A1372" w:rsidR="00B923F8" w:rsidRPr="00E60BB4" w:rsidRDefault="00000000" w:rsidP="00E60BB4">
      <w:pPr>
        <w:rPr>
          <w:rFonts w:ascii="Times New Roman" w:hAnsi="Times New Roman"/>
          <w:b/>
          <w:bCs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b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pos</m:t>
              </m:r>
            </m:sub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bSup>
        </m:oMath>
      </m:oMathPara>
    </w:p>
    <w:p w14:paraId="1B739A11" w14:textId="231E5FBE" w:rsidR="00E60BB4" w:rsidRPr="00E60BB4" w:rsidRDefault="00B923F8" w:rsidP="00E60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Transformer Encoding:</w:t>
      </w:r>
    </w:p>
    <w:p w14:paraId="00551334" w14:textId="3DBBD84B" w:rsidR="00B923F8" w:rsidRPr="00E60BB4" w:rsidRDefault="00B923F8" w:rsidP="00E60BB4">
      <w:pPr>
        <w:rPr>
          <w:rFonts w:ascii="Times New Roman" w:hAnsi="Times New Roman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=TransformerBlock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  <w:lang w:val="en-US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=1,...,</m:t>
          </m:r>
          <m:r>
            <w:rPr>
              <w:rFonts w:ascii="Cambria Math" w:hAnsi="Cambria Math"/>
              <w:lang w:val="en-US"/>
            </w:rPr>
            <m:t>L</m:t>
          </m:r>
        </m:oMath>
      </m:oMathPara>
    </w:p>
    <w:p w14:paraId="5288AF2F" w14:textId="5C798450" w:rsidR="00CC53E9" w:rsidRPr="00F81C25" w:rsidRDefault="00F81C25" w:rsidP="00F81C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W</w:t>
      </w:r>
      <w:r w:rsidRPr="00F81C25">
        <w:rPr>
          <w:rFonts w:ascii="Times New Roman" w:hAnsi="Times New Roman" w:cs="Times New Roman"/>
          <w:lang w:val="en-US"/>
        </w:rPr>
        <w:t>here</w:t>
      </w:r>
      <w:r>
        <w:rPr>
          <w:rFonts w:ascii="Times New Roman" w:hAnsi="Times New Roman" w:cs="Times New Roman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ⅈ</m:t>
                </m:r>
              </m:sup>
            </m:sSubSup>
          </m:e>
        </m:d>
      </m:oMath>
    </w:p>
    <w:p w14:paraId="5DF79253" w14:textId="389A2037" w:rsidR="00E60BB4" w:rsidRPr="00E60BB4" w:rsidRDefault="00B923F8" w:rsidP="00E60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Classification Head</w:t>
      </w:r>
      <w:r w:rsidR="00E60BB4">
        <w:rPr>
          <w:rFonts w:ascii="Times New Roman" w:hAnsi="Times New Roman" w:cs="Times New Roman"/>
          <w:b/>
          <w:bCs/>
          <w:lang w:val="en-US"/>
        </w:rPr>
        <w:t>:</w:t>
      </w:r>
    </w:p>
    <w:p w14:paraId="60DB7F7F" w14:textId="69798F85" w:rsidR="00E60BB4" w:rsidRPr="00E60BB4" w:rsidRDefault="00000000" w:rsidP="00E60BB4">
      <w:pPr>
        <w:rPr>
          <w:rFonts w:ascii="Times New Roman" w:hAnsi="Times New Roman"/>
          <w:b/>
          <w:bCs/>
          <w:lang w:val="en-US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>Softmax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cls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[</m:t>
                  </m:r>
                  <m:r>
                    <w:rPr>
                      <w:rFonts w:ascii="Cambria Math" w:hAnsi="Cambria Math"/>
                      <w:lang w:val="en-US"/>
                    </w:rPr>
                    <m:t>CLS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]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cls</m:t>
                  </m:r>
                </m:sub>
              </m:sSub>
            </m:e>
          </m:d>
        </m:oMath>
      </m:oMathPara>
    </w:p>
    <w:p w14:paraId="41A0A5A1" w14:textId="0D66040E" w:rsidR="00B923F8" w:rsidDel="00E60BB4" w:rsidRDefault="00B923F8" w:rsidP="00E60BB4">
      <w:pPr>
        <w:pStyle w:val="ListParagraph"/>
        <w:numPr>
          <w:ilvl w:val="0"/>
          <w:numId w:val="3"/>
        </w:numPr>
        <w:rPr>
          <w:del w:id="0" w:author="anupriyaanu1814@gmail.com" w:date="2025-09-21T18:41:00Z" w16du:dateUtc="2025-09-21T13:11:00Z"/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Total Loss (Joint Training)</w:t>
      </w:r>
      <w:r w:rsidR="00E60BB4">
        <w:rPr>
          <w:rFonts w:ascii="Times New Roman" w:hAnsi="Times New Roman" w:cs="Times New Roman"/>
          <w:b/>
          <w:bCs/>
          <w:lang w:val="en-US"/>
        </w:rPr>
        <w:t>:</w:t>
      </w:r>
    </w:p>
    <w:p w14:paraId="25C1E62C" w14:textId="77777777" w:rsidR="00E60BB4" w:rsidRPr="00E60BB4" w:rsidRDefault="00E60BB4" w:rsidP="00E60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</w:p>
    <w:p w14:paraId="1FC79694" w14:textId="6EED4F03" w:rsidR="00E60BB4" w:rsidRPr="00E60BB4" w:rsidRDefault="00000000" w:rsidP="00E60BB4">
      <w:pPr>
        <w:rPr>
          <w:rFonts w:ascii="Times New Roman" w:hAnsi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n-US"/>
                  <w:rPrChange w:id="1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  <w:rPrChange w:id="2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  <w:rPrChange w:id="3" w:author="anupriyaanu1814@gmail.com" w:date="2025-09-21T18:41:00Z" w16du:dateUtc="2025-09-21T13:11:00Z">
                <w:rPr>
                  <w:lang w:val="en-US"/>
                </w:rPr>
              </w:rPrChange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  <w:rPrChange w:id="4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  <w:rPrChange w:id="5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cls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n-US"/>
                  <w:rPrChange w:id="6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  <w:rPrChange w:id="7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CE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  <w:rPrChange w:id="8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  <w:rPrChange w:id="9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  <w:rPrChange w:id="10" w:author="anupriyaanu1814@gmail.com" w:date="2025-09-21T18:41:00Z" w16du:dateUtc="2025-09-21T13:11:00Z">
                        <w:rPr>
                          <w:lang w:val="en-US"/>
                        </w:rPr>
                      </w:rPrChange>
                    </w:rPr>
                    <m:t>y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lang w:val="en-US"/>
              <w:rPrChange w:id="11" w:author="anupriyaanu1814@gmail.com" w:date="2025-09-21T18:41:00Z" w16du:dateUtc="2025-09-21T13:11:00Z">
                <w:rPr>
                  <w:lang w:val="en-US"/>
                </w:rPr>
              </w:rPrChange>
            </w:rPr>
            <m:t xml:space="preserve">+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  <w:rPrChange w:id="12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  <w:rPrChange w:id="13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ae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n-US"/>
                  <w:rPrChange w:id="14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  <w:rPrChange w:id="15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AE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  <w:rPrChange w:id="16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  <w:rPrChange w:id="17" w:author="anupriyaanu1814@gmail.com" w:date="2025-09-21T18:41:00Z" w16du:dateUtc="2025-09-21T13:11:00Z">
                    <w:rPr>
                      <w:lang w:val="en-US"/>
                    </w:rPr>
                  </w:rPrChange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  <w:rPrChange w:id="18" w:author="anupriyaanu1814@gmail.com" w:date="2025-09-21T18:41:00Z" w16du:dateUtc="2025-09-21T13:11:00Z">
                        <w:rPr>
                          <w:lang w:val="en-US"/>
                        </w:rPr>
                      </w:rPrChange>
                    </w:rPr>
                    <m:t>x</m:t>
                  </m:r>
                </m:e>
              </m:acc>
            </m:e>
          </m:d>
        </m:oMath>
      </m:oMathPara>
    </w:p>
    <w:p w14:paraId="6ACA6D5B" w14:textId="71EC2721" w:rsidR="00222EEA" w:rsidRDefault="00222EEA" w:rsidP="0022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 xml:space="preserve">CNN </w:t>
      </w:r>
    </w:p>
    <w:p w14:paraId="40C5FC25" w14:textId="77777777" w:rsidR="00E60BB4" w:rsidRPr="00AD28D1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41AD843" w14:textId="18E8C68A" w:rsidR="00BD056D" w:rsidRPr="00AD28D1" w:rsidRDefault="00BD056D" w:rsidP="00BD05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Convolution + ReLU + Pooling:</w:t>
      </w:r>
    </w:p>
    <w:p w14:paraId="7357F4C6" w14:textId="6FE4A796" w:rsidR="00BD056D" w:rsidRDefault="00000000" w:rsidP="00E60BB4">
      <w:pPr>
        <w:jc w:val="center"/>
        <w:rPr>
          <w:rFonts w:ascii="Times New Roman" w:hAnsi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(1)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Pool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(1)</m:t>
                      </m:r>
                    </m:sup>
                  </m:sSup>
                </m:e>
              </m:d>
            </m:e>
          </m:d>
        </m:oMath>
      </m:oMathPara>
    </w:p>
    <w:p w14:paraId="3BBEBDD1" w14:textId="31FE05DA" w:rsidR="00BD056D" w:rsidRPr="00BD056D" w:rsidRDefault="00000000" w:rsidP="00E60BB4">
      <w:pPr>
        <w:jc w:val="center"/>
        <w:rPr>
          <w:rFonts w:ascii="Times New Roman" w:eastAsiaTheme="minorEastAsia" w:hAnsi="Times New Roman"/>
          <w:iCs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(2)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Pool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(2)</m:t>
                      </m:r>
                    </m:sup>
                  </m:sSup>
                </m:e>
              </m:d>
            </m:e>
          </m:d>
        </m:oMath>
      </m:oMathPara>
    </w:p>
    <w:p w14:paraId="0B1AABAB" w14:textId="79334672" w:rsidR="00BD056D" w:rsidRDefault="00000000" w:rsidP="00E60BB4">
      <w:pPr>
        <w:jc w:val="center"/>
        <w:rPr>
          <w:rFonts w:ascii="Times New Roman" w:eastAsiaTheme="minorEastAsia" w:hAnsi="Times New Roman"/>
          <w:iCs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(3)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Pool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(3)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(3)</m:t>
                      </m:r>
                    </m:sup>
                  </m:sSup>
                </m:e>
              </m:d>
            </m:e>
          </m:d>
        </m:oMath>
      </m:oMathPara>
    </w:p>
    <w:p w14:paraId="3456147B" w14:textId="6EBE572C" w:rsidR="001B3D66" w:rsidRPr="00AD28D1" w:rsidRDefault="001B3D66" w:rsidP="001B3D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Fully Connected Layers:</w:t>
      </w:r>
    </w:p>
    <w:p w14:paraId="3AA39EE1" w14:textId="3B875F60" w:rsidR="001B3D66" w:rsidRDefault="001B3D66" w:rsidP="00E60BB4">
      <w:pPr>
        <w:jc w:val="center"/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(4)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/>
            </w:rPr>
            <m:t>Flatten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(3)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(4)</m:t>
              </m:r>
            </m:sup>
          </m:sSup>
        </m:oMath>
      </m:oMathPara>
    </w:p>
    <w:p w14:paraId="41A205E0" w14:textId="5362AB55" w:rsidR="001B3D66" w:rsidRPr="00BD056D" w:rsidRDefault="00000000" w:rsidP="00E60BB4">
      <w:pPr>
        <w:jc w:val="center"/>
        <w:rPr>
          <w:rFonts w:ascii="Times New Roman" w:hAnsi="Times New Roman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= </m:t>
          </m:r>
          <m:r>
            <w:rPr>
              <w:rFonts w:ascii="Cambria Math" w:eastAsiaTheme="minorEastAsia" w:hAnsi="Cambria Math"/>
              <w:lang w:val="en-US"/>
            </w:rPr>
            <m:t>Softmax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(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(5)</m:t>
              </m:r>
            </m:sup>
          </m:sSup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(5)</m:t>
              </m:r>
            </m:sup>
          </m:sSup>
        </m:oMath>
      </m:oMathPara>
    </w:p>
    <w:p w14:paraId="625C650A" w14:textId="77777777" w:rsidR="001B3D66" w:rsidRPr="001B3D66" w:rsidRDefault="001B3D66" w:rsidP="001B3D66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46BA8247" w14:textId="73EB6297" w:rsidR="00222EEA" w:rsidRDefault="00222EEA" w:rsidP="0022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Training Objective</w:t>
      </w:r>
    </w:p>
    <w:p w14:paraId="5C6E1069" w14:textId="77777777" w:rsidR="00E60BB4" w:rsidRPr="00AD28D1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B667DA0" w14:textId="33949F5E" w:rsidR="00A35F59" w:rsidRPr="00AD28D1" w:rsidRDefault="001B3D66" w:rsidP="00A35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Cross-Entropy Loss (classification):</w:t>
      </w:r>
    </w:p>
    <w:p w14:paraId="60A0CACB" w14:textId="182AFC3B" w:rsidR="00A35F59" w:rsidRPr="00E60BB4" w:rsidRDefault="00000000" w:rsidP="00A35F59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CE</m:t>
              </m:r>
            </m:sub>
          </m:sSub>
          <m:r>
            <w:rPr>
              <w:rFonts w:ascii="Cambria Math" w:hAnsi="Cambria Math" w:cs="Times New Roman"/>
            </w:rPr>
            <m:t xml:space="preserve"> ​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  <m:r>
                <w:rPr>
                  <w:rFonts w:ascii="Cambria Math" w:hAnsi="Cambria Math" w:cs="Times New Roman"/>
                </w:rPr>
                <m:t>,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</m:acc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c=1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c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</m:func>
            </m:e>
          </m:nary>
        </m:oMath>
      </m:oMathPara>
    </w:p>
    <w:p w14:paraId="5E78B83F" w14:textId="41903B14" w:rsidR="00A35F59" w:rsidRPr="00AD28D1" w:rsidRDefault="00A35F59" w:rsidP="00A35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</w:rPr>
        <w:t>If combining Autoencoder + Classification:</w:t>
      </w:r>
    </w:p>
    <w:p w14:paraId="3F6C491F" w14:textId="419B11FA" w:rsidR="00A35F59" w:rsidRPr="00E60BB4" w:rsidRDefault="00000000" w:rsidP="00A35F59">
      <w:pPr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total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cls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CE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ae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AE</m:t>
              </m:r>
            </m:sub>
          </m:sSub>
        </m:oMath>
      </m:oMathPara>
    </w:p>
    <w:p w14:paraId="2827D62F" w14:textId="7DC3F83B" w:rsidR="00222EEA" w:rsidRDefault="00222EEA" w:rsidP="0022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 xml:space="preserve">Grad-CAM </w:t>
      </w:r>
    </w:p>
    <w:p w14:paraId="404D196C" w14:textId="77777777" w:rsidR="00E60BB4" w:rsidRPr="00AD28D1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A1AD489" w14:textId="710EA019" w:rsidR="00D705E9" w:rsidRPr="00AD28D1" w:rsidRDefault="00D705E9" w:rsidP="00D70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</w:rPr>
        <w:t>Importance weights for feature map k:</w:t>
      </w:r>
    </w:p>
    <w:p w14:paraId="5D34047D" w14:textId="067E1EAC" w:rsidR="00D705E9" w:rsidRPr="00E60BB4" w:rsidRDefault="00000000" w:rsidP="00E60BB4">
      <w:pPr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c</m:t>
              </m:r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Z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∂y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c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∂A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ⅈj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</m:t>
                          </m:r>
                        </m:sup>
                      </m:sSubSup>
                    </m:den>
                  </m:f>
                </m:e>
              </m:nary>
            </m:e>
          </m:nary>
        </m:oMath>
      </m:oMathPara>
    </w:p>
    <w:p w14:paraId="099259FA" w14:textId="57CEDB17" w:rsidR="00D705E9" w:rsidRPr="00AD28D1" w:rsidRDefault="00D705E9" w:rsidP="00886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</w:rPr>
        <w:t>Grad-CAM Heatmap:</w:t>
      </w:r>
    </w:p>
    <w:p w14:paraId="03977465" w14:textId="4CF786D2" w:rsidR="00886C34" w:rsidRPr="00E60BB4" w:rsidRDefault="00000000" w:rsidP="00E60BB4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GradCAM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= ReLU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∝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p>
                  </m:sSup>
                </m:e>
              </m:nary>
            </m:e>
          </m:d>
        </m:oMath>
      </m:oMathPara>
    </w:p>
    <w:p w14:paraId="230B67F3" w14:textId="36EBB511" w:rsidR="00222EEA" w:rsidRDefault="00222EEA" w:rsidP="0022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Evaluation</w:t>
      </w:r>
      <w:r w:rsidR="00886C34" w:rsidRPr="00AD28D1">
        <w:rPr>
          <w:rFonts w:ascii="Times New Roman" w:hAnsi="Times New Roman" w:cs="Times New Roman"/>
          <w:b/>
          <w:bCs/>
          <w:lang w:val="en-US"/>
        </w:rPr>
        <w:t xml:space="preserve"> Metrics</w:t>
      </w:r>
    </w:p>
    <w:p w14:paraId="4702FF4C" w14:textId="77777777" w:rsidR="00E60BB4" w:rsidRPr="00AD28D1" w:rsidRDefault="00E60BB4" w:rsidP="00E60BB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D965A5C" w14:textId="12DA303C" w:rsidR="00886C34" w:rsidRPr="00AD28D1" w:rsidRDefault="00886C34" w:rsidP="00886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Accuracy:</w:t>
      </w:r>
    </w:p>
    <w:p w14:paraId="5F59F0F1" w14:textId="1F3FE025" w:rsidR="00886C34" w:rsidRPr="00AD28D1" w:rsidRDefault="00886C34" w:rsidP="00886C34">
      <w:pPr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 xml:space="preserve">Accuracy 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TP+TN+FP+FN</m:t>
              </m:r>
            </m:den>
          </m:f>
        </m:oMath>
      </m:oMathPara>
    </w:p>
    <w:p w14:paraId="3930338D" w14:textId="734452F3" w:rsidR="00886C34" w:rsidRPr="00AD28D1" w:rsidRDefault="00886C34" w:rsidP="00886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D28D1">
        <w:rPr>
          <w:rFonts w:ascii="Times New Roman" w:hAnsi="Times New Roman" w:cs="Times New Roman"/>
          <w:b/>
          <w:bCs/>
          <w:lang w:val="en-US"/>
        </w:rPr>
        <w:t>Precision</w:t>
      </w:r>
      <w:r w:rsidR="00D60146" w:rsidRPr="00AD28D1">
        <w:rPr>
          <w:rFonts w:ascii="Times New Roman" w:hAnsi="Times New Roman" w:cs="Times New Roman"/>
          <w:b/>
          <w:bCs/>
          <w:lang w:val="en-US"/>
        </w:rPr>
        <w:t>:</w:t>
      </w:r>
    </w:p>
    <w:p w14:paraId="702B4DF2" w14:textId="1C33C440" w:rsidR="00D60146" w:rsidRPr="00AD28D1" w:rsidRDefault="00D60146" w:rsidP="00D60146">
      <w:pPr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w:lastRenderedPageBreak/>
            <m:t xml:space="preserve">Precision 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TP+FP</m:t>
              </m:r>
            </m:den>
          </m:f>
        </m:oMath>
      </m:oMathPara>
    </w:p>
    <w:p w14:paraId="27A99671" w14:textId="36B40991" w:rsidR="00886C34" w:rsidRPr="00AD28D1" w:rsidRDefault="00B32134" w:rsidP="00886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bookmarkStart w:id="19" w:name="_Hlk209815220"/>
      <w:r>
        <w:rPr>
          <w:rFonts w:ascii="Times New Roman" w:hAnsi="Times New Roman" w:cs="Times New Roman"/>
          <w:b/>
          <w:bCs/>
          <w:lang w:val="en-US"/>
        </w:rPr>
        <w:t>Sensitivity</w:t>
      </w:r>
      <w:r w:rsidR="00D60146" w:rsidRPr="00AD28D1">
        <w:rPr>
          <w:rFonts w:ascii="Times New Roman" w:hAnsi="Times New Roman" w:cs="Times New Roman"/>
          <w:b/>
          <w:bCs/>
          <w:lang w:val="en-US"/>
        </w:rPr>
        <w:t>:</w:t>
      </w:r>
    </w:p>
    <w:p w14:paraId="13F6BE53" w14:textId="4776B1A4" w:rsidR="00D60146" w:rsidRPr="00EB085C" w:rsidRDefault="00B32134" w:rsidP="00AD28D1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Sensitivity</m:t>
          </m:r>
          <m:r>
            <w:rPr>
              <w:rFonts w:ascii="Cambria Math" w:hAnsi="Cambria Math" w:cs="Times New Roman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TP+FN</m:t>
              </m:r>
            </m:den>
          </m:f>
        </m:oMath>
      </m:oMathPara>
    </w:p>
    <w:p w14:paraId="686B7D4F" w14:textId="77777777" w:rsidR="00EB085C" w:rsidRPr="00EB085C" w:rsidRDefault="00EB085C" w:rsidP="00EB085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lang w:val="en-US"/>
        </w:rPr>
      </w:pPr>
      <w:bookmarkStart w:id="20" w:name="_Hlk209815237"/>
      <w:bookmarkEnd w:id="19"/>
      <w:r>
        <w:rPr>
          <w:rFonts w:ascii="Times New Roman" w:eastAsiaTheme="minorEastAsia" w:hAnsi="Times New Roman" w:cs="Times New Roman"/>
          <w:b/>
          <w:bCs/>
          <w:lang w:val="en-US"/>
        </w:rPr>
        <w:t>Specificity:</w:t>
      </w:r>
    </w:p>
    <w:p w14:paraId="7AAD7FD2" w14:textId="528C0336" w:rsidR="00EB085C" w:rsidRPr="00EB085C" w:rsidRDefault="00EB085C" w:rsidP="00EB085C">
      <w:pPr>
        <w:rPr>
          <w:rFonts w:ascii="Times New Roman" w:hAnsi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Specificity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TN</m:t>
              </m:r>
            </m:num>
            <m:den>
              <m:r>
                <w:rPr>
                  <w:rFonts w:ascii="Cambria Math" w:hAnsi="Cambria Math"/>
                  <w:lang w:val="en-US"/>
                </w:rPr>
                <m:t>TN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FP</m:t>
              </m:r>
            </m:den>
          </m:f>
        </m:oMath>
      </m:oMathPara>
    </w:p>
    <w:p w14:paraId="6FBBCBF3" w14:textId="4A8D1CA3" w:rsidR="00886C34" w:rsidRPr="00AD28D1" w:rsidRDefault="00886C34" w:rsidP="00886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bookmarkStart w:id="21" w:name="_Hlk209815248"/>
      <w:bookmarkEnd w:id="20"/>
      <w:r w:rsidRPr="00AD28D1">
        <w:rPr>
          <w:rFonts w:ascii="Times New Roman" w:hAnsi="Times New Roman" w:cs="Times New Roman"/>
          <w:b/>
          <w:bCs/>
          <w:lang w:val="en-US"/>
        </w:rPr>
        <w:t>F1-Score</w:t>
      </w:r>
      <w:r w:rsidR="00D60146" w:rsidRPr="00AD28D1">
        <w:rPr>
          <w:rFonts w:ascii="Times New Roman" w:hAnsi="Times New Roman" w:cs="Times New Roman"/>
          <w:b/>
          <w:bCs/>
          <w:lang w:val="en-US"/>
        </w:rPr>
        <w:t>:</w:t>
      </w:r>
    </w:p>
    <w:p w14:paraId="1F9C4D84" w14:textId="17EA3889" w:rsidR="00222EEA" w:rsidRPr="00EB085C" w:rsidRDefault="00D60146" w:rsidP="00AD28D1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Fl =2·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Precision·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Sensitivity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Precision 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Sensitivity</m:t>
              </m:r>
            </m:den>
          </m:f>
        </m:oMath>
      </m:oMathPara>
    </w:p>
    <w:p w14:paraId="2902926C" w14:textId="50590391" w:rsidR="00C9613E" w:rsidRPr="00C9613E" w:rsidRDefault="00C9613E" w:rsidP="00C961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bookmarkStart w:id="22" w:name="_Hlk209815259"/>
      <w:bookmarkEnd w:id="21"/>
      <w:r w:rsidRPr="00C9613E">
        <w:rPr>
          <w:rFonts w:ascii="Times New Roman" w:hAnsi="Times New Roman" w:cs="Times New Roman"/>
          <w:b/>
          <w:bCs/>
          <w:lang w:val="en-US"/>
        </w:rPr>
        <w:t>G-Mean:</w:t>
      </w:r>
    </w:p>
    <w:p w14:paraId="50E8D203" w14:textId="38D5C986" w:rsidR="00B454AD" w:rsidRPr="008645B0" w:rsidRDefault="008645B0" w:rsidP="00B454AD">
      <w:pPr>
        <w:pStyle w:val="ListParagraph"/>
        <w:ind w:left="144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G - mⅇan=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Sensitivity×Specificity</m:t>
              </m:r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TP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TP+FN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TN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TN+FP</m:t>
                  </m:r>
                </m:den>
              </m:f>
            </m:e>
          </m:rad>
        </m:oMath>
      </m:oMathPara>
      <w:bookmarkEnd w:id="22"/>
    </w:p>
    <w:sectPr w:rsidR="00B454AD" w:rsidRPr="00864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6F3"/>
    <w:multiLevelType w:val="hybridMultilevel"/>
    <w:tmpl w:val="8528B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66F52"/>
    <w:multiLevelType w:val="hybridMultilevel"/>
    <w:tmpl w:val="80B66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F4C44"/>
    <w:multiLevelType w:val="hybridMultilevel"/>
    <w:tmpl w:val="F59AB5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2831758">
    <w:abstractNumId w:val="0"/>
  </w:num>
  <w:num w:numId="2" w16cid:durableId="815101329">
    <w:abstractNumId w:val="1"/>
  </w:num>
  <w:num w:numId="3" w16cid:durableId="211250314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upriyaanu1814@gmail.com">
    <w15:presenceInfo w15:providerId="Windows Live" w15:userId="fa01036b34888a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EA"/>
    <w:rsid w:val="00072CAF"/>
    <w:rsid w:val="001A7093"/>
    <w:rsid w:val="001B3D66"/>
    <w:rsid w:val="001C0621"/>
    <w:rsid w:val="001C71F8"/>
    <w:rsid w:val="00222EEA"/>
    <w:rsid w:val="00292C1A"/>
    <w:rsid w:val="002A0A3B"/>
    <w:rsid w:val="00440738"/>
    <w:rsid w:val="004B200C"/>
    <w:rsid w:val="005E487A"/>
    <w:rsid w:val="00620167"/>
    <w:rsid w:val="00703C9B"/>
    <w:rsid w:val="007046E7"/>
    <w:rsid w:val="007125C9"/>
    <w:rsid w:val="00746F1A"/>
    <w:rsid w:val="00774B03"/>
    <w:rsid w:val="007F03F0"/>
    <w:rsid w:val="008645B0"/>
    <w:rsid w:val="00886C34"/>
    <w:rsid w:val="008C1124"/>
    <w:rsid w:val="008C6EF9"/>
    <w:rsid w:val="00904E08"/>
    <w:rsid w:val="00A35F59"/>
    <w:rsid w:val="00AD28D1"/>
    <w:rsid w:val="00B32134"/>
    <w:rsid w:val="00B454AD"/>
    <w:rsid w:val="00B923F8"/>
    <w:rsid w:val="00BB3BD1"/>
    <w:rsid w:val="00BD056D"/>
    <w:rsid w:val="00BE0E0F"/>
    <w:rsid w:val="00BE3598"/>
    <w:rsid w:val="00C56093"/>
    <w:rsid w:val="00C9613E"/>
    <w:rsid w:val="00CC53E9"/>
    <w:rsid w:val="00CD6FEA"/>
    <w:rsid w:val="00D44C05"/>
    <w:rsid w:val="00D60146"/>
    <w:rsid w:val="00D705E9"/>
    <w:rsid w:val="00DB2A54"/>
    <w:rsid w:val="00DD623B"/>
    <w:rsid w:val="00DF7D38"/>
    <w:rsid w:val="00E15E84"/>
    <w:rsid w:val="00E60BB4"/>
    <w:rsid w:val="00EB085C"/>
    <w:rsid w:val="00EF378F"/>
    <w:rsid w:val="00F307E2"/>
    <w:rsid w:val="00F8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0A22"/>
  <w15:chartTrackingRefBased/>
  <w15:docId w15:val="{C3DD234D-9030-4723-8010-FAA98B77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BB4"/>
  </w:style>
  <w:style w:type="paragraph" w:styleId="Heading1">
    <w:name w:val="heading 1"/>
    <w:basedOn w:val="Normal"/>
    <w:next w:val="Normal"/>
    <w:link w:val="Heading1Char"/>
    <w:uiPriority w:val="9"/>
    <w:qFormat/>
    <w:rsid w:val="0022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E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3C9B"/>
    <w:rPr>
      <w:color w:val="666666"/>
    </w:rPr>
  </w:style>
  <w:style w:type="paragraph" w:styleId="Revision">
    <w:name w:val="Revision"/>
    <w:hidden/>
    <w:uiPriority w:val="99"/>
    <w:semiHidden/>
    <w:rsid w:val="00E60B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390CF-8F8C-4079-891D-900EA642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4204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anupriyaanu1814@gmail.com</dc:creator>
  <cp:keywords/>
  <dc:description/>
  <cp:lastModifiedBy>anupriyaanu1814@gmail.com</cp:lastModifiedBy>
  <cp:revision>4</cp:revision>
  <dcterms:created xsi:type="dcterms:W3CDTF">2025-09-21T13:19:00Z</dcterms:created>
  <dcterms:modified xsi:type="dcterms:W3CDTF">2025-10-07T03:56:00Z</dcterms:modified>
</cp:coreProperties>
</file>